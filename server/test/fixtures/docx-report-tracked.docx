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re"/>
      </w:pPr>
      <w:r>
        <w:t xml:space="preserve">Rapport de projet</w:t>
      </w:r>
    </w:p>
    <w:p>
      <w:pPr>
        <w:pStyle w:val="Titre1"/>
      </w:pPr>
      <w:r>
        <w:t xml:space="preserve">Introduction</w:t>
      </w:r>
    </w:p>
    <w:p>
      <w:r>
        <w:t xml:space="preserve">Ce rapport présente le projet.</w:t>
      </w:r>
    </w:p>
    <w:p>
      <w:pPr>
        <w:pStyle w:val="Titre1"/>
      </w:pPr>
      <w:r>
        <w:t xml:space="preserve">Périmètre</w:t>
      </w:r>
    </w:p>
    <w:p>
      <w:pPr>
        <w:pStyle w:val="Normal"/>
      </w:pPr>
      <w:bookmarkStart w:id="0" w:name="scope"/>
      <w:bookmarkEnd w:id="0"/>
      <w:commentRangeStart w:id="1"/>
      <w:r>
        <w:t>Le périmètre couvre deux lots.</w:t>
      </w:r>
      <w:commentRangeEnd w:id="1"/>
      <w:r>
        <w:commentReference w:id="1"/>
      </w:r>
    </w:p>
    <w:p>
      <w:pPr>
        <w:pStyle w:val="Titre2"/>
      </w:pPr>
      <w:r>
        <w:t xml:space="preserve">Inclus</w:t>
      </w:r>
    </w:p>
    <w:p>
      <w:ins w:id="5" w:author="Alice" w:date="2026-01-01T00:00:00Z">
        <w:r>
          <w:t>Ajout non accepté.</w:t>
        </w:r>
      </w:ins>
    </w:p>
    <w:p>
      <w:pPr>
        <w:pStyle w:val="Paragraphedeliste"/>
        <w:numPr>
          <w:ilvl w:val="0"/>
          <w:numId w:val="2"/>
        </w:numPr>
      </w:pPr>
      <w:r>
        <w:t>Lot A</w:t>
      </w:r>
    </w:p>
    <w:p>
      <w:pPr>
        <w:pStyle w:val="Paragraphedeliste"/>
        <w:numPr>
          <w:ilvl w:val="0"/>
          <w:numId w:val="2"/>
        </w:numPr>
      </w:pPr>
      <w:r>
        <w:t>Lot B</w:t>
      </w:r>
    </w:p>
    <w:p>
      <w:pPr>
        <w:pStyle w:val="Titre2"/>
      </w:pPr>
      <w:r>
        <w:t xml:space="preserve">Exclus</w:t>
      </w:r>
    </w:p>
    <w:tbl>
      <w:tblPr>
        <w:tblStyle w:val="Grilledutableau"/>
        <w:tblW w:w="0" w:type="auto"/>
      </w:tblPr>
      <w:tblGrid>
        <w:gridCol w:w="4500"/>
        <w:gridCol w:w="4500"/>
      </w:tblGrid>
      <w:tr>
        <w:tc>
          <w:p>
            <w:r>
              <w:t>Lot</w:t>
            </w:r>
          </w:p>
        </w:tc>
        <w:tc>
          <w:p>
            <w:r>
              <w:t>Raison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Hors budget</w:t>
            </w:r>
          </w:p>
        </w:tc>
      </w:tr>
    </w:tbl>
    <w:p>
      <w:pPr>
        <w:pStyle w:val="Titre1"/>
      </w:pPr>
      <w:r>
        <w:t xml:space="preserve">Risques</w:t>
      </w:r>
    </w:p>
    <w:p>
      <w:r>
        <w:t xml:space="preserve">Un risque de délai.</w:t>
      </w:r>
    </w:p>
    <w:p>
      <w:r>
        <w:drawing>
          <wp:inline distT="0" distB="0" distL="0" distR="0">
            <wp:extent cx="914400" cy="457200"/>
            <wp:docPr id="1" name="risqu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que.png"/>
                    <pic:cNvPicPr/>
                  </pic:nvPicPr>
                  <pic:blipFill>
                    <a:blip r:embed="rIdRis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re1"/>
      </w:pPr>
      <w:r>
        <w:t xml:space="preserve">Conclusion</w:t>
      </w:r>
    </w:p>
    <w:p>
      <w:r>
        <w:t xml:space="preserve">Le projet avance.</w:t>
      </w:r>
    </w:p>
    <w:sectPr>
      <w:headerReference w:type="default" r:id="rIdHeader"/>
      <w:footerReference w:type="default" r:id="rIdFooter"/>
      <w:pgSz w:w="11906" w:h="16838"/>
      <w:pgMar w:top="1134" w:right="1134" w:bottom="1134" w:left="1701" w:header="708" w:footer="708" w:gutter="0"/>
      <w:cols w:space="708"/>
    </w:sectPr>
  </w:body>
</w:document>
</file>

<file path=word/comments.xml><?xml version="1.0" encoding="utf-8"?>
<w:comments xmlns:w="http://schemas.openxmlformats.org/wordprocessingml/2006/main">
  <w:comment w:id="1" w:author="Bob" w:date="2026-01-01T00:00:00Z">
    <w:p>
      <w:r>
        <w:t>À préciser.</w:t>
      </w:r>
    </w:p>
  </w:comment>
</w:comments>
</file>

<file path=word/footer1.xml><?xml version="1.0" encoding="utf-8"?>
<w:ftr xmlns:w="http://schemas.openxmlformats.org/wordprocessingml/2006/main">
  <w:p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En-tte"/>
    </w:pPr>
    <w:r>
      <w:t xml:space="preserve">Société Exemple — confidentiel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Titre1"/>
      <w:lvlText w:val="%1."/>
      <w:lvlJc w:val="left"/>
    </w:lvl>
    <w:lvl w:ilvl="1">
      <w:start w:val="1"/>
      <w:numFmt w:val="decimal"/>
      <w:pStyle w:val="Titre2"/>
      <w:lvlText w:val="%1.%2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240"/>
      <w:outlineLvl w:val="0"/>
    </w:pPr>
    <w:rPr>
      <w:b/>
      <w:color w:val="1F3864"/>
      <w:sz w:val="36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color w:val="2F5496"/>
      <w:sz w:val="28"/>
    </w:rPr>
  </w:style>
  <w:style w:type="paragraph" w:styleId="Titre3">
    <w:name w:val="heading 3"/>
    <w:basedOn w:val="Normal"/>
    <w:next w:val="Normal"/>
    <w:qFormat/>
    <w:pPr>
      <w:outlineLvl w:val="2"/>
    </w:pPr>
    <w:rPr>
      <w:i/>
      <w:color w:val="2F5496"/>
    </w:rPr>
  </w:style>
  <w:style w:type="paragraph" w:styleId="Titre">
    <w:name w:val="Title"/>
    <w:basedOn w:val="Normal"/>
    <w:qFormat/>
    <w:rPr>
      <w:sz w:val="56"/>
    </w:rPr>
  </w:style>
  <w:style w:type="paragraph" w:styleId="Paragraphedeliste">
    <w:name w:val="List Paragraph"/>
    <w:basedOn w:val="Normal"/>
    <w:qFormat/>
    <w:pPr>
      <w:ind w:left="720"/>
    </w:pPr>
  </w:style>
  <w:style w:type="paragraph" w:styleId="En-tte">
    <w:name w:val="header"/>
    <w:basedOn w:val="Normal"/>
  </w:style>
  <w:style w:type="character" w:default="1" w:styleId="Policepardfaut">
    <w:name w:val="Default Paragraph Font"/>
    <w:uiPriority w:val="1"/>
    <w:semiHidden/>
  </w:style>
  <w:style w:type="table" w:default="1" w:styleId="TableauNormal">
    <w:name w:val="Normal Table"/>
    <w:semiHidden/>
    <w:tblPr>
      <w:tblInd w:w="0" w:type="dxa"/>
      <w:tblCellMar>
        <w:left w:w="108" w:type="dxa"/>
        <w:right w:w="108" w:type="dxa"/>
      </w:tblCellMar>
    </w:tblPr>
  </w:style>
  <w:style w:type="table" w:styleId="Grilledutableau">
    <w:name w:val="Table Grid"/>
    <w:basedOn w:val="TableauNormal"/>
    <w:tblPr>
      <w:tblBorders>
        <w:top w:val="single" w:sz="4" w:space="0" w:color="auto"/>
        <w:bottom w:val="single" w:sz="4" w:space="0" w:color="auto"/>
      </w:tblBorders>
    </w:tblPr>
  </w:style>
  <w:style w:type="numbering" w:default="1" w:styleId="Aucuneliste">
    <w:name w:val="No List"/>
    <w:semiHidden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Risk" Type="http://schemas.openxmlformats.org/officeDocument/2006/relationships/image" Target="media/risque.png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Exemple">
  <a:themeElements>
    <a:clrScheme name="Exemple">
      <a:dk1>
        <a:srgbClr val="000000"/>
      </a:dk1>
      <a:lt1>
        <a:srgbClr val="FFFFFF"/>
      </a:lt1>
      <a:dk2>
        <a:srgbClr val="1F3864"/>
      </a:dk2>
      <a:lt2>
        <a:srgbClr val="E7E6E6"/>
      </a:lt2>
      <a:accent1>
        <a:srgbClr val="2F5496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xempl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Exempl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Modèle</dc:title>
</cp:coreProperties>
</file>