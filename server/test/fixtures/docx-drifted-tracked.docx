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>
  <w:body>
    <w:p>
      <w:pPr>
        <w:pStyle w:val="Heading1"/>
      </w:pPr>
      <w:r>
        <w:t xml:space="preserve">Introduction</w:t>
      </w:r>
    </w:p>
    <w:p>
      <w:r>
        <w:rPr>
          <w:rFonts w:ascii="Calibri" w:hAnsi="Calibri"/>
          <w:sz w:val="22"/>
          <w:color w:val="FF0000"/>
        </w:rPr>
        <w:t xml:space="preserve">Texte collé d’un courriel</w:t>
      </w:r>
      <w:r>
        <w:rPr>
          <w:b/>
          <w:rFonts w:ascii="Arial" w:hAnsi="Arial"/>
        </w:rPr>
        <w:t xml:space="preserve"> en gras</w:t>
      </w:r>
      <w:r>
        <w:rPr>
          <w:i/>
          <w:sz w:val="28"/>
        </w:rPr>
        <w:t xml:space="preserve"> en italique</w:t>
      </w:r>
      <w:r>
        <w:t xml:space="preserve"> m</w:t>
      </w:r>
      <w:r>
        <w:rPr>
          <w:vertAlign w:val="superscript"/>
          <w:rFonts w:ascii="Arial" w:hAnsi="Arial"/>
        </w:rPr>
        <w:t xml:space="preserve">2</w:t>
      </w:r>
      <w:r>
        <w:rPr>
          <w:highlight w:val="yellow"/>
          <w:color w:val="0000FF"/>
        </w:rPr>
        <w:t xml:space="preserve"> surligné</w:t>
      </w:r>
      <w:commentRangeStart w:id="1"/>
      <w:r>
        <w:t xml:space="preserve"> commenté</w:t>
      </w:r>
      <w:commentRangeEnd w:id="1"/>
      <w:r>
        <w:commentReference w:id="1"/>
      </w:r>
      <w:r>
        <w:rPr>
          <w:vertAlign w:val="superscript"/>
        </w:rPr>
        <w:footnoteReference w:id="1"/>
      </w:r>
    </w:p>
    <w:p>
      <w:pPr>
        <w:spacing w:after="0"/>
        <w:ind w:left="360"/>
        <w:rPr>
          <w:rFonts w:ascii="Arial" w:hAnsi="Arial"/>
          <w:sz w:val="28"/>
        </w:rPr>
      </w:pPr>
      <w:r>
        <w:rPr>
          <w:rFonts w:ascii="Arial" w:hAnsi="Arial"/>
        </w:rPr>
        <w:t xml:space="preserve">Interligne posé à la main</w:t>
      </w:r>
    </w:p>
    <w:p>
      <w:pPr>
        <w:pStyle w:val="Heading2"/>
      </w:pPr>
      <w:r>
        <w:rPr>
          <w:rFonts w:ascii="Arial" w:hAnsi="Arial"/>
          <w:sz w:val="32"/>
          <w:color w:val="C00000"/>
        </w:rPr>
        <w:t xml:space="preserve">Détails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</w:rPr>
        <w:t xml:space="preserve">Premier 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</w:rPr>
        <w:t xml:space="preserve">Second point</w:t>
      </w:r>
    </w:p>
    <w:p>
      <w:pPr>
        <w:pStyle w:val="Encadre"/>
      </w:pPr>
      <w:r>
        <w:rPr>
          <w:sz w:val="20"/>
        </w:rPr>
        <w:t xml:space="preserve">Un encadré maison</w:t>
      </w:r>
    </w:p>
    <w:tbl>
      <w:tblPr>
        <w:tblStyle w:val="TableGrid"/>
        <w:tblW w:w="0" w:type="auto"/>
      </w:tblPr>
      <w:tblGrid>
        <w:gridCol w:w="4500"/>
      </w:tblGrid>
      <w:tr>
        <w:tc>
          <w:p>
            <w:r>
              <w:rPr>
                <w:rFonts w:ascii="Comic Sans MS" w:hAnsi="Comic Sans MS"/>
              </w:rPr>
              <w:t xml:space="preserve">Cellule</w:t>
            </w:r>
          </w:p>
        </w:tc>
      </w:tr>
    </w:tbl>
    <w:p>
      <w:r>
        <w:pict>
          <v:shape id="box" style="width:200pt;height:40pt">
            <v:textbox>
              <w:txbxContent>
                <w:p>
                  <w:r>
                    <w:rPr>
                      <w:rFonts w:ascii="Impact" w:hAnsi="Impact"/>
                    </w:rPr>
                    <w:t xml:space="preserve">Zone de texte</w:t>
                  </w:r>
                </w:p>
              </w:txbxContent>
            </v:textbox>
          </v:shape>
        </w:pict>
      </w:r>
    </w:p>
    <m:oMathPara>
      <m:oMath>
        <m:r>
          <w:rPr>
            <w:rFonts w:ascii="Cambria Math" w:hAnsi="Cambria Math"/>
          </w:rPr>
          <m:t>x=1</m:t>
        </m:r>
      </m:oMath>
    </m:oMathPara>
    <w:p>
      <w:pPr>
        <w:sectPr>
          <w:headerReference w:type="default" r:id="rIdHeader"/>
          <w:pgSz w:w="11906" w:h="16838"/>
          <w:pgMar w:top="1440" w:right="1440" w:bottom="1440" w:left="1440" w:header="720" w:footer="720" w:gutter="0"/>
        </w:sectPr>
      </w:pPr>
      <w:r>
        <w:t xml:space="preserve">Fin de la première section.</w:t>
      </w:r>
    </w:p>
    <w:p>
      <w:r>
        <w:rPr>
          <w:rFonts w:ascii="Arial" w:hAnsi="Arial"/>
        </w:rPr>
        <w:t xml:space="preserve">Section en paysage</w:t>
      </w:r>
    </w:p>
    <w:p>
      <w:pPr>
        <w:sectPr>
          <w:headerReference w:type="default" r:id="rIdHeader"/>
          <w:pgSz w:w="16838" w:h="11906" w:orient="landscape"/>
          <w:pgMar w:top="1440" w:right="1440" w:bottom="1440" w:left="1440" w:header="720" w:footer="720" w:gutter="0"/>
        </w:sectPr>
      </w:pPr>
      <w:r>
        <w:t xml:space="preserve">Fin du paysage.</w:t>
      </w:r>
    </w:p>
    <w:p>
      <w:pPr>
        <w:pStyle w:val="Heading1"/>
      </w:pPr>
      <w:r>
        <w:t xml:space="preserve">Conclusion</w:t>
      </w:r>
    </w:p>
    <w:p>
      <w:ins w:id="90" w:author="Alice" w:date="2026-01-01T00:00:00Z">
        <w:r>
          <w:t xml:space="preserve">Ajout non accepté.</w:t>
        </w:r>
      </w:ins>
    </w:p>
    <w:sectPr>
      <w:headerReference w:type="default" r:id="rIdHeader"/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Bob" w:date="2026-01-01T00:00:00Z">
    <w:p>
      <w:r>
        <w:rPr>
          <w:rFonts w:ascii="Courier New" w:hAnsi="Courier New"/>
        </w:rPr>
        <w:t xml:space="preserve">Voir la police.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rPr>
          <w:rFonts w:ascii="Courier New" w:hAnsi="Courier New"/>
        </w:rPr>
        <w:t xml:space="preserve"> Une note.</w:t>
      </w:r>
    </w:p>
  </w:footnote>
</w:footnotes>
</file>

<file path=word/header1.xml><?xml version="1.0" encoding="utf-8"?>
<w:hdr xmlns:w="http://schemas.openxmlformats.org/wordprocessingml/2006/main">
  <w:p>
    <w:r>
      <w:rPr>
        <w:rFonts w:ascii="Arial" w:hAnsi="Arial"/>
        <w:sz w:val="16"/>
      </w:rPr>
      <w:t xml:space="preserve">Ancien en-tête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upperRoman"/>
      <w:pStyle w:val="Heading1"/>
      <w:lvlText w:val="%1."/>
      <w:lvlJc w:val="left"/>
    </w:lvl>
  </w:abstractNum>
  <w:abstractNum w:abstractNumId="1">
    <w:multiLevelType w:val="hybridMultilevel"/>
    <w:lvl w:ilvl="0">
      <w:start w:val="1"/>
      <w:numFmt w:val="lowerLetter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numPr>
        <w:numId w:val="1"/>
      </w:numPr>
      <w:outlineLvl w:val="0"/>
    </w:pPr>
    <w:rPr>
      <w:b/>
      <w:rFonts w:ascii="Arial" w:hAnsi="Arial"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rFonts w:ascii="Arial" w:hAnsi="Arial"/>
      <w:sz w:val="28"/>
    </w:rPr>
  </w:style>
  <w:style w:type="paragraph" w:styleId="ListParagraph">
    <w:name w:val="List Paragraph"/>
    <w:basedOn w:val="Normal"/>
    <w:pPr>
      <w:ind w:left="720"/>
    </w:pPr>
  </w:style>
  <w:style w:type="paragraph" w:customStyle="1" w:styleId="Encadre">
    <w:name w:val="Boxed text"/>
    <w:basedOn w:val="Normal"/>
    <w:pPr>
      <w:pBdr>
        <w:top w:val="single" w:sz="4" w:space="1" w:color="auto"/>
      </w:pBdr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</w:tblPr>
  </w:style>
  <w:style w:type="table" w:styleId="TableGrid">
    <w:name w:val="Table Grid"/>
    <w:basedOn w:val="TableNormal"/>
    <w:tblPr>
      <w:tblBorders>
        <w:top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Theme" Type="http://schemas.openxmlformats.org/officeDocument/2006/relationships/theme" Target="theme/theme1.xml"/><Relationship Id="rIdHeader" Type="http://schemas.openxmlformats.org/officeDocument/2006/relationships/header" Target="header1.xml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Ancien">
  <a:themeElements>
    <a:clrScheme name="Exemple">
      <a:dk1>
        <a:srgbClr val="000000"/>
      </a:dk1>
      <a:lt1>
        <a:srgbClr val="FFFFFF"/>
      </a:lt1>
      <a:dk2>
        <a:srgbClr val="1F3864"/>
      </a:dk2>
      <a:lt2>
        <a:srgbClr val="E7E6E6"/>
      </a:lt2>
      <a:accent1>
        <a:srgbClr val="2F5496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xemple">
      <a:majorFont>
        <a:latin typeface="Georgia"/>
        <a:ea typeface=""/>
        <a:cs typeface=""/>
      </a:majorFont>
      <a:minorFont>
        <a:latin typeface="Verdana"/>
        <a:ea typeface=""/>
        <a:cs typeface=""/>
      </a:minorFont>
    </a:fontScheme>
    <a:fmtScheme name="Exempl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Modèle</dc:title>
</cp:coreProperties>
</file>