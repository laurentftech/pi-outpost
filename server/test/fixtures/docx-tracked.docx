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The rate is </w:t>
      </w:r>
      <w:ins w:id="1" w:author="Ada">
        <w:r>
          <w:t>fifteen</w:t>
        </w:r>
      </w:ins>
      <w:del w:id="2" w:author="Ada">
        <w:r>
          <w:delText>SEVENTY-NINE</w:delText>
        </w:r>
      </w:del>
      <w:r>
        <w:t xml:space="preserve"> percent.</w:t>
      </w:r>
    </w:p>
    <w:del w:id="3" w:author="Ada">
      <w:p>
        <w:r>
          <w:delText>DELETED PARAGRAPH</w:delText>
        </w:r>
      </w:p>
    </w:del>
  </w:body>
</w:document>
</file>