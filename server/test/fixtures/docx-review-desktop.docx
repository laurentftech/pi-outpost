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E832" w14:textId="77777777" w:rsidR="00505347" w:rsidRDefault="00785EB7">
      <w:pPr>
        <w:pStyle w:val="Titre1"/>
      </w:pPr>
      <w:r>
        <w:t>Portail fournisseurs</w:t>
      </w:r>
    </w:p>
    <w:p w14:paraId="2B97C611" w14:textId="77777777" w:rsidR="00505347" w:rsidRDefault="00785EB7">
      <w:pPr>
        <w:pStyle w:val="Titre2"/>
      </w:pPr>
      <w:r>
        <w:t>Exigences</w:t>
      </w:r>
    </w:p>
    <w:p w14:paraId="78965669" w14:textId="77777777" w:rsidR="00505347" w:rsidRDefault="00785EB7">
      <w:r>
        <w:t>Le fournisseur dépose ses factures au format PDF.</w:t>
      </w:r>
    </w:p>
    <w:p w14:paraId="3A7DEAFD" w14:textId="142939AB" w:rsidR="00505347" w:rsidDel="00DD7D23" w:rsidRDefault="00785EB7" w:rsidP="00DD7D23">
      <w:pPr>
        <w:rPr>
          <w:moveFrom w:id="0" w:author="Alice Martin" w:date="2026-10-22T00:26:00Z" w16du:dateUtc="2026-10-21T22:26:00Z"/>
        </w:rPr>
        <w:pPrChange w:id="1" w:author="Bruno Petit" w:date="2026-10-22T00:26:00Z" w16du:dateUtc="2026-10-21T22:26:00Z">
          <w:pPr/>
        </w:pPrChange>
      </w:pPr>
      <w:moveFromRangeStart w:id="2" w:author="Alice Martin" w:date="2026-10-22T00:26:00Z" w:name="move243521215"/>
      <w:moveFrom w:id="3" w:author="Alice Martin" w:date="2026-10-22T00:26:00Z" w16du:dateUtc="2026-10-21T22:26:00Z">
        <w:r w:rsidDel="00DD7D23">
          <w:t>Les factures sont archivées dix ans.</w:t>
        </w:r>
      </w:moveFrom>
    </w:p>
    <w:moveFromRangeEnd w:id="2"/>
    <w:p w14:paraId="0BACB4AB" w14:textId="77777777" w:rsidR="00505347" w:rsidRDefault="00785EB7" w:rsidP="00DD7D23">
      <w:pPr>
        <w:pPrChange w:id="4" w:author="Bruno Petit" w:date="2026-10-22T00:26:00Z" w16du:dateUtc="2026-10-21T22:26:00Z">
          <w:pPr>
            <w:pStyle w:val="Titre2"/>
          </w:pPr>
        </w:pPrChange>
      </w:pPr>
      <w:r>
        <w:t>Contexte réglementaire</w:t>
      </w:r>
    </w:p>
    <w:p w14:paraId="7B9BC5E8" w14:textId="77777777" w:rsidR="00505347" w:rsidRDefault="00785EB7">
      <w:r>
        <w:t>L</w:t>
      </w:r>
      <w:r>
        <w:t>a facturation électronique devient obligatoire.</w:t>
      </w:r>
    </w:p>
    <w:p w14:paraId="2204418E" w14:textId="77777777" w:rsidR="00505347" w:rsidRDefault="00785EB7">
      <w:pPr>
        <w:pStyle w:val="Titre2"/>
      </w:pPr>
      <w:r>
        <w:t>Exploitation</w:t>
      </w:r>
    </w:p>
    <w:p w14:paraId="1853AA32" w14:textId="77777777" w:rsidR="00505347" w:rsidRDefault="00785EB7">
      <w:r>
        <w:t xml:space="preserve">Le portail accepte </w:t>
      </w:r>
      <w:r w:rsidRPr="00DD7D23">
        <w:rPr>
          <w:rPrChange w:id="5" w:author="Bruno Petit" w:date="2026-10-22T00:26:00Z" w16du:dateUtc="2026-10-21T22:26:00Z">
            <w:rPr>
              <w:strike/>
            </w:rPr>
          </w:rPrChange>
        </w:rPr>
        <w:t>le paiement par chèque</w:t>
      </w:r>
      <w:r>
        <w:t xml:space="preserve"> et le virement.</w:t>
      </w:r>
    </w:p>
    <w:p w14:paraId="2823FD91" w14:textId="77777777" w:rsidR="00DD7D23" w:rsidRDefault="00DD7D23" w:rsidP="00DD7D23">
      <w:pPr>
        <w:rPr>
          <w:moveTo w:id="6" w:author="Alice Martin" w:date="2026-10-22T00:26:00Z" w16du:dateUtc="2026-10-21T22:26:00Z"/>
        </w:rPr>
      </w:pPr>
      <w:moveToRangeStart w:id="7" w:author="Alice Martin" w:date="2026-10-22T00:26:00Z" w:name="move243521215"/>
      <w:moveTo w:id="8" w:author="Alice Martin" w:date="2026-10-22T00:26:00Z" w16du:dateUtc="2026-10-21T22:26:00Z">
        <w:r>
          <w:t xml:space="preserve">Les factures sont archivées </w:t>
        </w:r>
        <w:commentRangeStart w:id="9"/>
        <w:commentRangeStart w:id="10"/>
        <w:commentRangeStart w:id="11"/>
        <w:r>
          <w:t>dix ans</w:t>
        </w:r>
      </w:moveTo>
      <w:commentRangeEnd w:id="9"/>
      <w:r>
        <w:rPr>
          <w:rStyle w:val="Marquedecommentaire"/>
          <w:sz w:val="22"/>
          <w:szCs w:val="22"/>
        </w:rPr>
        <w:commentReference w:id="9"/>
      </w:r>
      <w:commentRangeEnd w:id="10"/>
      <w:r>
        <w:rPr>
          <w:rStyle w:val="Marquedecommentaire"/>
          <w:sz w:val="22"/>
          <w:szCs w:val="22"/>
        </w:rPr>
        <w:commentReference w:id="10"/>
      </w:r>
      <w:commentRangeEnd w:id="11"/>
      <w:r>
        <w:rPr>
          <w:rStyle w:val="Marquedecommentaire"/>
          <w:sz w:val="22"/>
          <w:szCs w:val="22"/>
        </w:rPr>
        <w:commentReference w:id="11"/>
      </w:r>
      <w:moveTo w:id="12" w:author="Alice Martin" w:date="2026-10-22T00:26:00Z" w16du:dateUtc="2026-10-21T22:26:00Z">
        <w:r>
          <w:t>.</w:t>
        </w:r>
      </w:moveTo>
    </w:p>
    <w:moveToRangeEnd w:id="7"/>
    <w:p w14:paraId="5CB51030" w14:textId="77777777" w:rsidR="00505347" w:rsidRDefault="00785EB7">
      <w:r>
        <w:t>Les sauvegardes sont quotidiennes.</w:t>
      </w:r>
    </w:p>
    <w:sectPr w:rsidR="00505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Chloé Durand" w:date="2026-10-22T00:26:00Z" w:initials="CD">
    <w:p w14:paraId="5CEA4835" w14:textId="2B7BAA26" w:rsidR="00DD7D23" w:rsidRDefault="00DD7D23">
      <w:pPr>
        <w:pStyle w:val="Commentaire"/>
      </w:pPr>
      <w:r>
        <w:rPr>
          <w:rStyle w:val="Marquedecommentaire"/>
        </w:rPr>
        <w:annotationRef/>
      </w:r>
      <w:r>
        <w:t>Dix ans, ou la durée légale ?</w:t>
      </w:r>
    </w:p>
  </w:comment>
  <w:comment w:id="10" w:author="Alice Martin" w:date="2026-10-22T00:26:00Z" w:initials="AM">
    <w:p w14:paraId="3DF889F5" w14:textId="31532E1C" w:rsidR="00DD7D23" w:rsidRDefault="00DD7D23">
      <w:pPr>
        <w:pStyle w:val="Commentaire"/>
      </w:pPr>
      <w:r>
        <w:rPr>
          <w:rStyle w:val="Marquedecommentaire"/>
        </w:rPr>
        <w:annotationRef/>
      </w:r>
      <w:r>
        <w:t>Dix ans est la durée légale.</w:t>
      </w:r>
    </w:p>
  </w:comment>
  <w:comment w:id="11" w:author="Bruno Petit" w:date="2026-10-22T00:26:00Z" w:initials="BP">
    <w:p w14:paraId="5F1CC3F6" w14:textId="447B51AF" w:rsidR="00DD7D23" w:rsidRDefault="00DD7D23">
      <w:pPr>
        <w:pStyle w:val="Commentaire"/>
      </w:pPr>
      <w:r>
        <w:rPr>
          <w:rStyle w:val="Marquedecommentaire"/>
        </w:rPr>
        <w:annotationRef/>
      </w:r>
      <w:r>
        <w:t>D'accord, je clos.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EA4835" w15:done="1"/>
  <w15:commentEx w15:paraId="3DF889F5" w15:paraIdParent="5CEA4835" w15:done="1"/>
  <w15:commentEx w15:paraId="5F1CC3F6" w15:paraIdParent="5CEA483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62FCE8" w16cex:dateUtc="2026-10-21T22:26:00Z"/>
  <w16cex:commentExtensible w16cex:durableId="0776483E" w16cex:dateUtc="2026-10-21T22:26:00Z"/>
  <w16cex:commentExtensible w16cex:durableId="187D5803" w16cex:dateUtc="2026-10-21T2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EA4835" w16cid:durableId="5162FCE8"/>
  <w16cid:commentId w16cid:paraId="3DF889F5" w16cid:durableId="0776483E"/>
  <w16cid:commentId w16cid:paraId="5F1CC3F6" w16cid:durableId="187D58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ce Martin">
    <w15:presenceInfo w15:providerId="None" w15:userId="Alice Martin"/>
  </w15:person>
  <w15:person w15:author="Bruno Petit">
    <w15:presenceInfo w15:providerId="None" w15:userId="Bruno Petit"/>
  </w15:person>
  <w15:person w15:author="Chloé Durand">
    <w15:presenceInfo w15:providerId="None" w15:userId="Chloé Duran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47"/>
    <w:rsid w:val="00505347"/>
    <w:rsid w:val="00785EB7"/>
    <w:rsid w:val="00DD7D23"/>
    <w:rsid w:val="00E2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A0E1C"/>
  <w15:docId w15:val="{12F32D98-CE01-46EC-96AB-D7C442F7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 w:cs="Calibri Light"/>
      <w:color w:val="2F5496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Calibri Light" w:hAnsi="Calibri Light" w:cs="Calibri Light"/>
      <w:color w:val="1F3763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Calibri Light" w:hAnsi="Calibri Light" w:cs="Calibri Light"/>
      <w:color w:val="1F3763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Calibri Light" w:hAnsi="Calibri Light" w:cs="Calibri Ligh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character" w:styleId="Lienhypertexte">
    <w:name w:val="Hyperlink"/>
    <w:basedOn w:val="Policepardfaut"/>
    <w:uiPriority w:val="99"/>
    <w:unhideWhenUsed/>
    <w:rPr>
      <w:color w:val="0563C1"/>
      <w:u w:val="single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DD7D23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DD7D2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D7D2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D7D2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D7D2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D7D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285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Petit</cp:lastModifiedBy>
  <cp:revision>2</cp:revision>
  <dcterms:created xsi:type="dcterms:W3CDTF">2026-10-21T22:26:00Z</dcterms:created>
  <dcterms:modified xsi:type="dcterms:W3CDTF">2026-10-21T22:26:00Z</dcterms:modified>
</cp:coreProperties>
</file>