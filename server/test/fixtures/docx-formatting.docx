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Le prix est de </w:t>
      </w:r>
      <w:r>
        <w:rPr>
          <w:strike/>
        </w:rPr>
        <w:t xml:space="preserve">cent euros</w:t>
      </w:r>
      <w:r>
        <w:t xml:space="preserve"> deux cents euros.</w:t>
      </w:r>
    </w:p>
    <w:p>
      <w:r>
        <w:rPr>
          <w:dstrike/>
        </w:rPr>
        <w:t xml:space="preserve">Clause retiree</w:t>
      </w:r>
    </w:p>
    <w:p>
      <w:r>
        <w:rPr>
          <w:strike w:val="true"/>
        </w:rPr>
        <w:t xml:space="preserve">vrai</w:t>
      </w:r>
      <w:r>
        <w:rPr>
          <w:strike w:val="1"/>
        </w:rPr>
        <w:t xml:space="preserve"> un</w:t>
      </w:r>
      <w:r>
        <w:rPr>
          <w:strike w:val="on"/>
        </w:rPr>
        <w:t xml:space="preserve"> actif</w:t>
      </w:r>
    </w:p>
    <w:p>
      <w:r>
        <w:rPr>
          <w:strike w:val="false"/>
        </w:rPr>
        <w:t xml:space="preserve">faux</w:t>
      </w:r>
      <w:r>
        <w:rPr>
          <w:strike w:val="0"/>
        </w:rPr>
        <w:t xml:space="preserve"> zero</w:t>
      </w:r>
      <w:r>
        <w:rPr>
          <w:strike w:val="off"/>
        </w:rPr>
        <w:t xml:space="preserve"> inactif</w:t>
      </w:r>
    </w:p>
    <w:p>
      <w:r>
        <w:rPr>
          <w:b/>
        </w:rPr>
        <w:t xml:space="preserve">gras</w:t>
      </w:r>
      <w:r>
        <w:t xml:space="preserve"> normal </w:t>
      </w:r>
      <w:r>
        <w:rPr>
          <w:i/>
        </w:rPr>
        <w:t xml:space="preserve">italique</w:t>
      </w:r>
    </w:p>
    <w:p>
      <w:r>
        <w:rPr>
          <w:u w:val="single"/>
        </w:rPr>
        <w:t xml:space="preserve">Titre souligne</w:t>
      </w:r>
    </w:p>
    <w:p>
      <w:r>
        <w:rPr>
          <w:strike/>
          <w:b/>
        </w:rPr>
        <w:t xml:space="preserve">barre et gras</w:t>
      </w:r>
    </w:p>
    <w:p>
      <w:r>
        <w:rPr>
          <w:strike/>
        </w:rPr>
        <w:t xml:space="preserve">Cette phrase</w:t>
      </w:r>
      <w:r>
        <w:rPr>
          <w:strike/>
        </w:rPr>
        <w:t xml:space="preserve"> est barree</w:t>
      </w:r>
      <w:r>
        <w:rPr>
          <w:strike/>
        </w:rPr>
        <w:t xml:space="preserve"> en trois morceaux.</w:t>
      </w:r>
    </w:p>
    <w:p>
      <w:r>
        <w:t xml:space="preserve">avant</w:t>
      </w:r>
      <w:r>
        <w:rPr>
          <w:strike/>
        </w:rPr>
        <w:t xml:space="preserve"> espaces autour </w:t>
      </w:r>
      <w:r>
        <w:t xml:space="preserve">apres</w:t>
      </w:r>
    </w:p>
    <w:p>
      <w:r>
        <w:t xml:space="preserve">debut</w:t>
      </w:r>
      <w:r>
        <w:rPr>
          <w:strike/>
        </w:rPr>
        <w:t xml:space="preserve">   </w:t>
      </w:r>
      <w:r>
        <w:rPr>
          <w:strike/>
        </w:rPr>
      </w:r>
      <w:r>
        <w:t xml:space="preserve">fin</w:t>
      </w:r>
    </w:p>
    <w:p>
      <w:pPr>
        <w:rPr>
          <w:strike/>
        </w:rPr>
      </w:pPr>
      <w:r>
        <w:t xml:space="preserve">Le pilcrow est barre, pas le texte.</w:t>
      </w:r>
    </w:p>
    <w:tbl>
      <w:tr>
        <w:tc>
          <w:p>
            <w:r>
              <w:t xml:space="preserve">Offre</w:t>
            </w:r>
          </w:p>
        </w:tc>
        <w:tc>
          <w:p>
            <w:r>
              <w:rPr>
                <w:strike/>
              </w:rPr>
              <w:t xml:space="preserve">retiree</w:t>
            </w:r>
          </w:p>
        </w:tc>
      </w:tr>
      <w:tr>
        <w:tc>
          <w:p>
            <w:r>
              <w:t xml:space="preserve">Suite</w:t>
            </w:r>
          </w:p>
        </w:tc>
        <w:tc>
          <w:p>
            <w:r>
              <w:t xml:space="preserve">active</w:t>
            </w:r>
          </w:p>
        </w:tc>
      </w:tr>
    </w:tbl>
    <w:p>
      <w:r>
        <w:t xml:space="preserve">Garde </w:t>
      </w:r>
      <w:r>
        <w:rPr>
          <w:strike/>
        </w:rPr>
        <w:t>barre</w:t>
      </w:r>
      <w:del w:id="9" w:author="Ada">
        <w:r>
          <w:delText>SUPPRIME</w:delText>
        </w:r>
      </w:del>
      <w:r>
        <w:t xml:space="preserve"> fin.</w:t>
      </w:r>
    </w:p>
  </w:body>
</w:document>
</file>