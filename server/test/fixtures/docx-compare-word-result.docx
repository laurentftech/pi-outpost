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BEDD8" w14:textId="77777777" w:rsidR="002E1478" w:rsidRDefault="00694540">
      <w:pPr>
        <w:pStyle w:val="Titre1"/>
      </w:pPr>
      <w:r>
        <w:t>Rollout of the office tools</w:t>
      </w:r>
    </w:p>
    <w:p w14:paraId="3DADBC9B" w14:textId="190B3B00" w:rsidR="002E1478" w:rsidRDefault="45C0D86E">
      <w:r>
        <w:t>This document was written by the Open WebUI tool server</w:t>
      </w:r>
      <w:ins w:id="0" w:author="Word comparison" w:date="2026-10-21T23:57:00Z" w16du:dateUtc="2026-10-21T21:57:00Z">
        <w:r>
          <w:t xml:space="preserve"> </w:t>
        </w:r>
        <w:r w:rsidR="722EC25D">
          <w:t>and for Claude Desktop</w:t>
        </w:r>
      </w:ins>
      <w:r w:rsidR="722EC25D">
        <w:t xml:space="preserve"> </w:t>
      </w:r>
      <w:r>
        <w:t>from one call: no browser, no office application.</w:t>
      </w:r>
    </w:p>
    <w:p w14:paraId="79DE6A7E" w14:textId="77777777" w:rsidR="002E1478" w:rsidRDefault="00694540">
      <w:pPr>
        <w:pStyle w:val="Titre2"/>
      </w:pPr>
      <w:r>
        <w:t>What ships</w:t>
      </w:r>
    </w:p>
    <w:p w14:paraId="6B9D3C69" w14:textId="77777777" w:rsidR="002E1478" w:rsidRDefault="00694540">
      <w:pPr>
        <w:pStyle w:val="Paragraphedeliste"/>
        <w:numPr>
          <w:ilvl w:val="0"/>
          <w:numId w:val="1"/>
        </w:numPr>
      </w:pPr>
      <w:r>
        <w:t>a Word document from Markdown, in a template's styles;</w:t>
      </w:r>
    </w:p>
    <w:p w14:paraId="3C94C61E" w14:textId="77777777" w:rsidR="002E1478" w:rsidRDefault="00694540">
      <w:pPr>
        <w:pStyle w:val="Paragraphedeliste"/>
        <w:numPr>
          <w:ilvl w:val="0"/>
          <w:numId w:val="1"/>
        </w:numPr>
        <w:rPr>
          <w:del w:id="1" w:author="Word comparison" w:date="2026-10-21T23:57:00Z" w16du:dateUtc="2026-10-21T21:57:00Z"/>
        </w:rPr>
      </w:pPr>
      <w:del w:id="2" w:author="Word comparison" w:date="2026-10-21T23:57:00Z" w16du:dateUtc="2026-10-21T21:57:00Z">
        <w:r>
          <w:delText>a PowerPoint deck from slides;</w:delText>
        </w:r>
      </w:del>
    </w:p>
    <w:p w14:paraId="14559119" w14:textId="77777777" w:rsidR="002E1478" w:rsidRDefault="00694540">
      <w:pPr>
        <w:pStyle w:val="Paragraphedeliste"/>
        <w:numPr>
          <w:ilvl w:val="0"/>
          <w:numId w:val="1"/>
        </w:numPr>
      </w:pPr>
      <w:r>
        <w:t xml:space="preserve">diagrams drawn as pictures: structured exchange and </w:t>
      </w:r>
      <w:r>
        <w:rPr>
          <w:b/>
          <w:bCs/>
        </w:rPr>
        <w:t>Mermaid</w:t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88"/>
        <w:gridCol w:w="2357"/>
        <w:gridCol w:w="1771"/>
      </w:tblGrid>
      <w:tr w:rsidR="002E1478" w14:paraId="711B87AA" w14:textId="77777777" w:rsidTr="3235473A">
        <w:trPr>
          <w:tblHeader/>
        </w:trPr>
        <w:tc>
          <w:tcPr>
            <w:tcW w:w="0" w:type="auto"/>
          </w:tcPr>
          <w:p w14:paraId="0E22CBCA" w14:textId="77777777" w:rsidR="002E1478" w:rsidRDefault="00694540">
            <w:r>
              <w:t>Part</w:t>
            </w:r>
          </w:p>
        </w:tc>
        <w:tc>
          <w:tcPr>
            <w:tcW w:w="0" w:type="auto"/>
          </w:tcPr>
          <w:p w14:paraId="468A569D" w14:textId="77777777" w:rsidR="002E1478" w:rsidRDefault="00694540">
            <w:r>
              <w:t>Owner</w:t>
            </w:r>
          </w:p>
        </w:tc>
        <w:tc>
          <w:tcPr>
            <w:tcW w:w="0" w:type="auto"/>
          </w:tcPr>
          <w:p w14:paraId="02AFDB51" w14:textId="77777777" w:rsidR="002E1478" w:rsidRDefault="00694540">
            <w:r>
              <w:t>State</w:t>
            </w:r>
          </w:p>
        </w:tc>
      </w:tr>
      <w:tr w:rsidR="002E1478" w14:paraId="1A43E744" w14:textId="77777777" w:rsidTr="3235473A">
        <w:tc>
          <w:tcPr>
            <w:tcW w:w="0" w:type="auto"/>
          </w:tcPr>
          <w:p w14:paraId="7DD080F6" w14:textId="77777777" w:rsidR="002E1478" w:rsidRDefault="00694540">
            <w:r>
              <w:t>Builders package</w:t>
            </w:r>
          </w:p>
        </w:tc>
        <w:tc>
          <w:tcPr>
            <w:tcW w:w="0" w:type="auto"/>
          </w:tcPr>
          <w:p w14:paraId="763D94B6" w14:textId="77777777" w:rsidR="002E1478" w:rsidRDefault="00694540">
            <w:r>
              <w:t>Laurent</w:t>
            </w:r>
          </w:p>
        </w:tc>
        <w:tc>
          <w:tcPr>
            <w:tcW w:w="0" w:type="auto"/>
          </w:tcPr>
          <w:p w14:paraId="6C8C38FA" w14:textId="77777777" w:rsidR="002E1478" w:rsidRDefault="00694540">
            <w:r>
              <w:t>done</w:t>
            </w:r>
          </w:p>
        </w:tc>
      </w:tr>
      <w:tr w:rsidR="3235473A" w14:paraId="325BC9E1" w14:textId="77777777" w:rsidTr="3235473A">
        <w:trPr>
          <w:trHeight w:val="300"/>
        </w:trPr>
        <w:tc>
          <w:tcPr>
            <w:tcW w:w="4888" w:type="dxa"/>
          </w:tcPr>
          <w:p w14:paraId="0DC9FFCC" w14:textId="592DEDF5" w:rsidR="615FF694" w:rsidRDefault="615FF694" w:rsidP="3235473A">
            <w:ins w:id="3" w:author="Word comparison" w:date="2026-10-21T23:57:00Z" w16du:dateUtc="2026-10-21T21:57:00Z">
              <w:r>
                <w:t>New package</w:t>
              </w:r>
            </w:ins>
            <w:moveFromRangeStart w:id="4" w:author="Word comparison" w:date="2026-10-21T23:57:00Z" w:name="move243519474"/>
            <w:moveFrom w:id="5" w:author="Word comparison" w:date="2026-10-21T23:57:00Z" w16du:dateUtc="2026-10-21T21:57:00Z">
              <w:r w:rsidR="00694540">
                <w:t>Mermaid renderer</w:t>
              </w:r>
            </w:moveFrom>
            <w:moveFromRangeEnd w:id="4"/>
          </w:p>
        </w:tc>
        <w:tc>
          <w:tcPr>
            <w:tcW w:w="2357" w:type="dxa"/>
          </w:tcPr>
          <w:p w14:paraId="3EE32E2D" w14:textId="0B146E7F" w:rsidR="615FF694" w:rsidRDefault="00694540" w:rsidP="3235473A">
            <w:del w:id="6" w:author="Word comparison" w:date="2026-10-21T23:57:00Z" w16du:dateUtc="2026-10-21T21:57:00Z">
              <w:r>
                <w:delText>Laurent</w:delText>
              </w:r>
            </w:del>
            <w:ins w:id="7" w:author="Word comparison" w:date="2026-10-21T23:57:00Z" w16du:dateUtc="2026-10-21T21:57:00Z">
              <w:r w:rsidR="615FF694">
                <w:t>Arthur</w:t>
              </w:r>
            </w:ins>
          </w:p>
        </w:tc>
        <w:tc>
          <w:tcPr>
            <w:tcW w:w="1771" w:type="dxa"/>
          </w:tcPr>
          <w:p w14:paraId="191B87BE" w14:textId="0B3CE9C6" w:rsidR="615FF694" w:rsidRDefault="615FF694" w:rsidP="3235473A">
            <w:ins w:id="8" w:author="Word comparison" w:date="2026-10-21T23:57:00Z" w16du:dateUtc="2026-10-21T21:57:00Z">
              <w:r>
                <w:t>In progress</w:t>
              </w:r>
            </w:ins>
            <w:moveFromRangeStart w:id="9" w:author="Word comparison" w:date="2026-10-21T23:57:00Z" w:name="move243519475"/>
            <w:moveFrom w:id="10" w:author="Word comparison" w:date="2026-10-21T23:57:00Z" w16du:dateUtc="2026-10-21T21:57:00Z">
              <w:r w:rsidR="45C0D86E">
                <w:t>done</w:t>
              </w:r>
            </w:moveFrom>
            <w:moveFromRangeEnd w:id="9"/>
          </w:p>
        </w:tc>
      </w:tr>
      <w:tr w:rsidR="002E1478" w14:paraId="21C88B9E" w14:textId="77777777" w:rsidTr="3235473A">
        <w:tc>
          <w:tcPr>
            <w:tcW w:w="0" w:type="auto"/>
          </w:tcPr>
          <w:p w14:paraId="2B71634A" w14:textId="77777777" w:rsidR="002E1478" w:rsidRDefault="00694540">
            <w:moveToRangeStart w:id="11" w:author="Word comparison" w:date="2026-10-21T23:57:00Z" w:name="move243519474"/>
            <w:moveTo w:id="12" w:author="Word comparison" w:date="2026-10-21T23:57:00Z" w16du:dateUtc="2026-10-21T21:57:00Z">
              <w:r>
                <w:t>Mermaid renderer</w:t>
              </w:r>
            </w:moveTo>
            <w:moveToRangeEnd w:id="11"/>
            <w:del w:id="13" w:author="Word comparison" w:date="2026-10-21T23:57:00Z" w16du:dateUtc="2026-10-21T21:57:00Z">
              <w:r>
                <w:delText>Routes</w:delText>
              </w:r>
            </w:del>
          </w:p>
        </w:tc>
        <w:tc>
          <w:tcPr>
            <w:tcW w:w="0" w:type="auto"/>
          </w:tcPr>
          <w:p w14:paraId="2C9ABCD6" w14:textId="7BD4C3F2" w:rsidR="002E1478" w:rsidRDefault="00694540">
            <w:del w:id="14" w:author="Word comparison" w:date="2026-10-21T23:57:00Z" w16du:dateUtc="2026-10-21T21:57:00Z">
              <w:r>
                <w:delText>Laurent</w:delText>
              </w:r>
            </w:del>
            <w:ins w:id="15" w:author="Word comparison" w:date="2026-10-21T23:57:00Z" w16du:dateUtc="2026-10-21T21:57:00Z">
              <w:r w:rsidR="66BC78AE">
                <w:t>Albert</w:t>
              </w:r>
            </w:ins>
          </w:p>
        </w:tc>
        <w:tc>
          <w:tcPr>
            <w:tcW w:w="0" w:type="auto"/>
          </w:tcPr>
          <w:p w14:paraId="0E9E56E2" w14:textId="240D6704" w:rsidR="002E1478" w:rsidRDefault="45C0D86E" w:rsidP="3235473A">
            <w:moveToRangeStart w:id="16" w:author="Word comparison" w:date="2026-10-21T23:57:00Z" w:name="move243519475"/>
            <w:moveTo w:id="17" w:author="Word comparison" w:date="2026-10-21T23:57:00Z" w16du:dateUtc="2026-10-21T21:57:00Z">
              <w:r>
                <w:t>done</w:t>
              </w:r>
            </w:moveTo>
            <w:moveToRangeEnd w:id="16"/>
            <w:del w:id="18" w:author="Word comparison" w:date="2026-10-21T23:57:00Z" w16du:dateUtc="2026-10-21T21:57:00Z">
              <w:r w:rsidR="00694540">
                <w:delText>next</w:delText>
              </w:r>
            </w:del>
          </w:p>
        </w:tc>
      </w:tr>
    </w:tbl>
    <w:p w14:paraId="669B1217" w14:textId="77777777" w:rsidR="002E1478" w:rsidRDefault="00694540">
      <w:pPr>
        <w:pStyle w:val="Titre2"/>
      </w:pPr>
      <w:r>
        <w:t>How a request flows</w:t>
      </w:r>
    </w:p>
    <w:p w14:paraId="672A6659" w14:textId="77777777" w:rsidR="002E1478" w:rsidRDefault="00694540">
      <w:pPr>
        <w:jc w:val="center"/>
      </w:pPr>
      <w:r>
        <w:rPr>
          <w:noProof/>
        </w:rPr>
        <w:drawing>
          <wp:inline distT="0" distB="0" distL="0" distR="0" wp14:anchorId="6B387613" wp14:editId="07777777">
            <wp:extent cx="5943600" cy="13335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B315" w14:textId="77777777" w:rsidR="002E1478" w:rsidRDefault="45C0D86E">
      <w:pPr>
        <w:pStyle w:val="Titre2"/>
      </w:pPr>
      <w:commentRangeStart w:id="19"/>
      <w:r>
        <w:t>Who talks to whom</w:t>
      </w:r>
      <w:commentRangeEnd w:id="19"/>
      <w:r w:rsidR="00694540">
        <w:rPr>
          <w:rStyle w:val="Marquedecommentaire"/>
          <w:sz w:val="26"/>
          <w:szCs w:val="26"/>
        </w:rPr>
        <w:commentReference w:id="19"/>
      </w:r>
    </w:p>
    <w:p w14:paraId="0A37501D" w14:textId="77777777" w:rsidR="002E1478" w:rsidRDefault="00694540">
      <w:pPr>
        <w:jc w:val="center"/>
      </w:pPr>
      <w:r>
        <w:rPr>
          <w:noProof/>
        </w:rPr>
        <w:drawing>
          <wp:inline distT="0" distB="0" distL="0" distR="0" wp14:anchorId="5123610C" wp14:editId="07777777">
            <wp:extent cx="5943600" cy="305752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B648" w14:textId="77777777" w:rsidR="002E1478" w:rsidRDefault="00694540">
      <w:pPr>
        <w:pStyle w:val="Titre2"/>
      </w:pPr>
      <w:r>
        <w:t>A picture given in the call</w:t>
      </w:r>
    </w:p>
    <w:p w14:paraId="5DAB6C7B" w14:textId="77777777" w:rsidR="002E1478" w:rsidRDefault="00694540">
      <w:r>
        <w:rPr>
          <w:noProof/>
        </w:rPr>
        <w:drawing>
          <wp:inline distT="0" distB="0" distL="0" distR="0" wp14:anchorId="38E892C9" wp14:editId="07777777">
            <wp:extent cx="3429000" cy="1143000"/>
            <wp:effectExtent l="0" t="0" r="0" b="0"/>
            <wp:docPr id="3" name="Picture" descr="The pi-outpost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93E8" w14:textId="77777777" w:rsidR="002E1478" w:rsidRDefault="752A43E2">
      <w:r>
        <w:t>That banner travelled inside the call as a data: URI.</w:t>
      </w:r>
    </w:p>
    <w:p w14:paraId="301D9286" w14:textId="49B6664A" w:rsidR="023EB388" w:rsidRDefault="023EB388"/>
    <w:p w14:paraId="20472EDC" w14:textId="2BD6BBA6" w:rsidR="023EB388" w:rsidRDefault="023EB388"/>
    <w:sectPr w:rsidR="023EB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9" w:author="Laurent FRANCOISE" w:date="2026-10-21T22:39:00Z" w:initials="LF">
    <w:p w14:paraId="17341379" w14:textId="1B86E659" w:rsidR="00936F1E" w:rsidRDefault="00936F1E">
      <w:r>
        <w:annotationRef/>
      </w:r>
      <w:r w:rsidRPr="056CFA3B">
        <w:t>Not sure of this diagram. We need to discuss about that.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34137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9648E1" w16cex:dateUtc="2026-10-21T20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341379" w16cid:durableId="6A9648E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90F6A"/>
    <w:multiLevelType w:val="hybridMultilevel"/>
    <w:tmpl w:val="FFFFFFFF"/>
    <w:lvl w:ilvl="0" w:tplc="0A88818C">
      <w:start w:val="1"/>
      <w:numFmt w:val="bullet"/>
      <w:lvlText w:val="●"/>
      <w:lvlJc w:val="left"/>
      <w:pPr>
        <w:ind w:left="720" w:hanging="360"/>
      </w:pPr>
    </w:lvl>
    <w:lvl w:ilvl="1" w:tplc="59FECB4A">
      <w:start w:val="1"/>
      <w:numFmt w:val="bullet"/>
      <w:lvlText w:val="○"/>
      <w:lvlJc w:val="left"/>
      <w:pPr>
        <w:ind w:left="1440" w:hanging="360"/>
      </w:pPr>
    </w:lvl>
    <w:lvl w:ilvl="2" w:tplc="77461858">
      <w:start w:val="1"/>
      <w:numFmt w:val="bullet"/>
      <w:lvlText w:val="■"/>
      <w:lvlJc w:val="left"/>
      <w:pPr>
        <w:ind w:left="2160" w:hanging="360"/>
      </w:pPr>
    </w:lvl>
    <w:lvl w:ilvl="3" w:tplc="4A74B0E6">
      <w:start w:val="1"/>
      <w:numFmt w:val="bullet"/>
      <w:lvlText w:val="●"/>
      <w:lvlJc w:val="left"/>
      <w:pPr>
        <w:ind w:left="2880" w:hanging="360"/>
      </w:pPr>
    </w:lvl>
    <w:lvl w:ilvl="4" w:tplc="D77C62B6">
      <w:start w:val="1"/>
      <w:numFmt w:val="bullet"/>
      <w:lvlText w:val="○"/>
      <w:lvlJc w:val="left"/>
      <w:pPr>
        <w:ind w:left="3600" w:hanging="360"/>
      </w:pPr>
    </w:lvl>
    <w:lvl w:ilvl="5" w:tplc="3C12E404">
      <w:start w:val="1"/>
      <w:numFmt w:val="bullet"/>
      <w:lvlText w:val="■"/>
      <w:lvlJc w:val="left"/>
      <w:pPr>
        <w:ind w:left="4320" w:hanging="360"/>
      </w:pPr>
    </w:lvl>
    <w:lvl w:ilvl="6" w:tplc="F7EA9436">
      <w:start w:val="1"/>
      <w:numFmt w:val="bullet"/>
      <w:lvlText w:val="●"/>
      <w:lvlJc w:val="left"/>
      <w:pPr>
        <w:ind w:left="5040" w:hanging="360"/>
      </w:pPr>
    </w:lvl>
    <w:lvl w:ilvl="7" w:tplc="4D7CF854">
      <w:start w:val="1"/>
      <w:numFmt w:val="bullet"/>
      <w:lvlText w:val="●"/>
      <w:lvlJc w:val="left"/>
      <w:pPr>
        <w:ind w:left="5760" w:hanging="360"/>
      </w:pPr>
    </w:lvl>
    <w:lvl w:ilvl="8" w:tplc="4A40EB18">
      <w:start w:val="1"/>
      <w:numFmt w:val="bullet"/>
      <w:lvlText w:val="●"/>
      <w:lvlJc w:val="left"/>
      <w:pPr>
        <w:ind w:left="6480" w:hanging="360"/>
      </w:pPr>
    </w:lvl>
  </w:abstractNum>
  <w:num w:numId="1" w16cid:durableId="1431775942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urent FRANCOISE">
    <w15:presenceInfo w15:providerId="Windows Live" w15:userId="f23bd41e8bbef1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478"/>
    <w:rsid w:val="00184EF8"/>
    <w:rsid w:val="002E1478"/>
    <w:rsid w:val="00385243"/>
    <w:rsid w:val="004B672F"/>
    <w:rsid w:val="005A6C0D"/>
    <w:rsid w:val="00694540"/>
    <w:rsid w:val="00E95BA1"/>
    <w:rsid w:val="00F77E93"/>
    <w:rsid w:val="023EB388"/>
    <w:rsid w:val="20052D8F"/>
    <w:rsid w:val="3235473A"/>
    <w:rsid w:val="45C0D86E"/>
    <w:rsid w:val="4DAD3A00"/>
    <w:rsid w:val="615FF694"/>
    <w:rsid w:val="66BC78AE"/>
    <w:rsid w:val="722EC25D"/>
    <w:rsid w:val="752A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DD712"/>
  <w15:docId w15:val="{F5F355A1-708C-48A0-AB32-7F468938B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Calibri Light" w:hAnsi="Calibri Light" w:cs="Calibri Light"/>
      <w:color w:val="2F5496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 Light" w:eastAsia="Calibri Light" w:hAnsi="Calibri Light" w:cs="Calibri Light"/>
      <w:color w:val="1F3763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 Light" w:eastAsia="Calibri Light" w:hAnsi="Calibri Light" w:cs="Calibri Light"/>
      <w:color w:val="1F3763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eastAsia="Calibri Light" w:hAnsi="Calibri Light" w:cs="Calibri Light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itation">
    <w:name w:val="Quote"/>
    <w:basedOn w:val="Normal"/>
    <w:next w:val="Normal"/>
    <w:uiPriority w:val="29"/>
    <w:qFormat/>
    <w:pPr>
      <w:spacing w:before="200"/>
      <w:ind w:left="864" w:right="864"/>
      <w:jc w:val="center"/>
    </w:pPr>
    <w:rPr>
      <w:i/>
      <w:iCs/>
      <w:color w:val="404040"/>
    </w:rPr>
  </w:style>
  <w:style w:type="paragraph" w:styleId="Lgende">
    <w:name w:val="caption"/>
    <w:basedOn w:val="Normal"/>
    <w:next w:val="Normal"/>
    <w:uiPriority w:val="35"/>
    <w:qFormat/>
    <w:pPr>
      <w:spacing w:after="200" w:line="240" w:lineRule="auto"/>
    </w:pPr>
    <w:rPr>
      <w:i/>
      <w:iCs/>
      <w:color w:val="44546A"/>
      <w:sz w:val="18"/>
      <w:szCs w:val="18"/>
    </w:rPr>
  </w:style>
  <w:style w:type="character" w:styleId="Lienhypertexte">
    <w:name w:val="Hyperlink"/>
    <w:basedOn w:val="Policepardfaut"/>
    <w:uiPriority w:val="99"/>
    <w:unhideWhenUsed/>
    <w:rPr>
      <w:color w:val="0563C1"/>
      <w:u w:val="single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Rvision">
    <w:name w:val="Revision"/>
    <w:hidden/>
    <w:uiPriority w:val="99"/>
    <w:semiHidden/>
    <w:rsid w:val="005A6C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4.sv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507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Laurent FRANCOISE</cp:lastModifiedBy>
  <cp:revision>1</cp:revision>
  <dcterms:created xsi:type="dcterms:W3CDTF">2026-10-20T20:33:00Z</dcterms:created>
  <dcterms:modified xsi:type="dcterms:W3CDTF">2026-10-21T21:57:00Z</dcterms:modified>
</cp:coreProperties>
</file>